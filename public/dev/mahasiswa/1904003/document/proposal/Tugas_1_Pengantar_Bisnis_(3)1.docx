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6B84" w14:textId="77777777" w:rsidR="00FC0FDE" w:rsidRDefault="00FC0FDE" w:rsidP="00FC0FDE">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TUGAS TUTORIAL SESI 1</w:t>
      </w:r>
    </w:p>
    <w:p w14:paraId="36AB745B" w14:textId="77777777" w:rsidR="00FC0FDE" w:rsidRDefault="00FC0FDE" w:rsidP="00FC0FDE">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EKMA4111 / PENGANTAR BISNIS / 3</w:t>
      </w:r>
      <w:r>
        <w:rPr>
          <w:rFonts w:ascii="Times New Roman" w:eastAsia="Times New Roman" w:hAnsi="Times New Roman" w:cs="Times New Roman"/>
          <w:b/>
          <w:sz w:val="24"/>
          <w:szCs w:val="24"/>
        </w:rPr>
        <w:t xml:space="preserve"> SKS</w:t>
      </w:r>
    </w:p>
    <w:p w14:paraId="6A9B92E2" w14:textId="77777777" w:rsidR="00FC0FDE" w:rsidRDefault="00FC0FDE" w:rsidP="00FC0FDE">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 STUDI MANAJEMEN</w:t>
      </w:r>
    </w:p>
    <w:p w14:paraId="6D5EE168" w14:textId="77777777" w:rsidR="00FC0FDE" w:rsidRDefault="00FC0FDE" w:rsidP="00FC0FDE">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PERIODE 2025.1</w:t>
      </w:r>
    </w:p>
    <w:p w14:paraId="6BFA55E7" w14:textId="77777777" w:rsidR="00FC0FDE" w:rsidRDefault="00FC0FDE" w:rsidP="00FC0FDE">
      <w:pPr>
        <w:spacing w:after="0" w:line="360" w:lineRule="auto"/>
        <w:jc w:val="center"/>
        <w:rPr>
          <w:rFonts w:ascii="Times New Roman" w:eastAsia="Times New Roman" w:hAnsi="Times New Roman" w:cs="Times New Roman"/>
          <w:b/>
          <w:sz w:val="24"/>
          <w:szCs w:val="24"/>
        </w:rPr>
      </w:pPr>
    </w:p>
    <w:p w14:paraId="7DBE7A2C" w14:textId="77777777" w:rsidR="00FC0FDE" w:rsidRDefault="00FC0FDE" w:rsidP="00FC0FDE">
      <w:pPr>
        <w:spacing w:after="0" w:line="360" w:lineRule="auto"/>
        <w:jc w:val="center"/>
        <w:rPr>
          <w:rFonts w:ascii="Times New Roman" w:eastAsia="Times New Roman" w:hAnsi="Times New Roman" w:cs="Times New Roman"/>
          <w:b/>
          <w:sz w:val="24"/>
          <w:szCs w:val="24"/>
        </w:rPr>
      </w:pPr>
    </w:p>
    <w:p w14:paraId="575A7604" w14:textId="77777777" w:rsidR="00FC0FDE" w:rsidRDefault="00FC0FDE" w:rsidP="00FC0FDE">
      <w:pPr>
        <w:spacing w:after="0" w:line="360" w:lineRule="auto"/>
        <w:rPr>
          <w:rFonts w:ascii="Times New Roman" w:eastAsia="Times New Roman" w:hAnsi="Times New Roman" w:cs="Times New Roman"/>
          <w:sz w:val="24"/>
          <w:szCs w:val="24"/>
        </w:rPr>
      </w:pPr>
    </w:p>
    <w:tbl>
      <w:tblPr>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1"/>
      </w:tblGrid>
      <w:tr w:rsidR="00FC0FDE" w14:paraId="1D662F6D" w14:textId="77777777" w:rsidTr="00AA08F2">
        <w:trPr>
          <w:jc w:val="center"/>
        </w:trPr>
        <w:tc>
          <w:tcPr>
            <w:tcW w:w="9061" w:type="dxa"/>
          </w:tcPr>
          <w:p w14:paraId="446E4A53" w14:textId="77777777" w:rsidR="00FC0FDE" w:rsidRDefault="00FC0FDE" w:rsidP="00AA08F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Soal 1: </w:t>
            </w:r>
          </w:p>
          <w:p w14:paraId="562627F2" w14:textId="77777777" w:rsidR="00FC0FDE" w:rsidRDefault="00FC0FDE" w:rsidP="00AA08F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Pandemi COVID-19 telah memberikan dampak yang signifikan terhadap berbagai sektor bisnis di Indonesia. Banyak bisnis yang mengalami kesulitan, bahkan gulung tikar, akibat penurunan daya beli masyarakat dan pembatasan sosial. Namun, di sisi lain, ada juga bisnis yang justru berkembang pesat di tengah pandemi, seperti bisnis di bidang teknologi informasi dan Kesehatan.</w:t>
            </w:r>
            <w:sdt>
              <w:sdtPr>
                <w:tag w:val="goog_rdk_13"/>
                <w:id w:val="1471327773"/>
              </w:sdtPr>
              <w:sdtContent>
                <w:ins w:id="0" w:author="Etty Susanty" w:date="2025-02-20T08:21:00Z">
                  <w:r>
                    <w:rPr>
                      <w:rFonts w:ascii="Times New Roman" w:eastAsia="Times New Roman" w:hAnsi="Times New Roman" w:cs="Times New Roman"/>
                      <w:sz w:val="24"/>
                      <w:szCs w:val="24"/>
                    </w:rPr>
                    <w:t>.</w:t>
                  </w:r>
                </w:ins>
              </w:sdtContent>
            </w:sdt>
          </w:p>
          <w:p w14:paraId="10D747EF" w14:textId="77777777" w:rsidR="00FC0FDE" w:rsidRDefault="00FC0FDE" w:rsidP="00FC0FDE">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Bagaimana anda menilai dampak pandemi COVID-19 terhadap perkembangan bisnis online di Indonesia? </w:t>
            </w:r>
          </w:p>
          <w:p w14:paraId="2DEF4736" w14:textId="77777777" w:rsidR="00FC0FDE" w:rsidRDefault="00FC0FDE" w:rsidP="00FC0FDE">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Berikan contoh bisnis online yang mengalami pertumbuhan pesat dan </w:t>
            </w:r>
            <w:r>
              <w:rPr>
                <w:rFonts w:ascii="Times New Roman" w:eastAsia="Times New Roman" w:hAnsi="Times New Roman" w:cs="Times New Roman"/>
                <w:sz w:val="24"/>
                <w:szCs w:val="24"/>
              </w:rPr>
              <w:t>analisa</w:t>
            </w:r>
            <w:r>
              <w:rPr>
                <w:rFonts w:ascii="Times New Roman" w:eastAsia="Times New Roman" w:hAnsi="Times New Roman" w:cs="Times New Roman"/>
                <w:color w:val="000000"/>
                <w:sz w:val="24"/>
                <w:szCs w:val="24"/>
              </w:rPr>
              <w:t xml:space="preserve"> faktor-faktor pendorongnya </w:t>
            </w:r>
          </w:p>
          <w:p w14:paraId="4F8B9C9C" w14:textId="77777777" w:rsidR="00FC0FDE" w:rsidRDefault="00FC0FDE" w:rsidP="00FC0FDE">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Apa peluang dan tantangan yang dihadapi bisnis online pasca pandemi saat ini? </w:t>
            </w:r>
          </w:p>
          <w:p w14:paraId="3A03FD24" w14:textId="77777777" w:rsidR="00FC0FDE" w:rsidRDefault="00FC0FDE" w:rsidP="00AA08F2">
            <w:pPr>
              <w:spacing w:line="360" w:lineRule="auto"/>
              <w:jc w:val="both"/>
              <w:rPr>
                <w:rFonts w:ascii="Times New Roman" w:eastAsia="Times New Roman" w:hAnsi="Times New Roman" w:cs="Times New Roman"/>
                <w:sz w:val="24"/>
                <w:szCs w:val="24"/>
              </w:rPr>
            </w:pPr>
          </w:p>
          <w:p w14:paraId="46131A35" w14:textId="77777777" w:rsidR="00FC0FDE" w:rsidRDefault="00FC0FDE" w:rsidP="00AA08F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Soal 2:</w:t>
            </w:r>
          </w:p>
          <w:p w14:paraId="65E12BB5" w14:textId="77777777" w:rsidR="00FC0FDE" w:rsidRDefault="00FC0FDE" w:rsidP="00AA08F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Seorang wirausaha muda ingin mendirikan usaha </w:t>
            </w:r>
            <w:r>
              <w:rPr>
                <w:rFonts w:ascii="Times New Roman" w:eastAsia="Times New Roman" w:hAnsi="Times New Roman" w:cs="Times New Roman"/>
                <w:i/>
                <w:sz w:val="24"/>
                <w:szCs w:val="24"/>
              </w:rPr>
              <w:t>startup</w:t>
            </w:r>
            <w:r>
              <w:rPr>
                <w:rFonts w:ascii="Times New Roman" w:eastAsia="Times New Roman" w:hAnsi="Times New Roman" w:cs="Times New Roman"/>
                <w:sz w:val="24"/>
                <w:szCs w:val="24"/>
              </w:rPr>
              <w:t xml:space="preserve"> di bidang teknologi pendidikan (</w:t>
            </w:r>
            <w:r>
              <w:rPr>
                <w:rFonts w:ascii="Times New Roman" w:eastAsia="Times New Roman" w:hAnsi="Times New Roman" w:cs="Times New Roman"/>
                <w:i/>
                <w:sz w:val="24"/>
                <w:szCs w:val="24"/>
              </w:rPr>
              <w:t>edtech</w:t>
            </w:r>
            <w:r>
              <w:rPr>
                <w:rFonts w:ascii="Times New Roman" w:eastAsia="Times New Roman" w:hAnsi="Times New Roman" w:cs="Times New Roman"/>
                <w:sz w:val="24"/>
                <w:szCs w:val="24"/>
              </w:rPr>
              <w:t>). Ia memiliki ide inovatif untuk mengembangkan platform pembelajaran online yang interaktif dan menyenangkan bagi anak-anak.</w:t>
            </w:r>
            <w:sdt>
              <w:sdtPr>
                <w:tag w:val="goog_rdk_14"/>
                <w:id w:val="-99499660"/>
              </w:sdtPr>
              <w:sdtContent>
                <w:ins w:id="1" w:author="Etty Susanty" w:date="2025-02-20T08:27:00Z">
                  <w:r>
                    <w:rPr>
                      <w:rFonts w:ascii="Times New Roman" w:eastAsia="Times New Roman" w:hAnsi="Times New Roman" w:cs="Times New Roman"/>
                      <w:sz w:val="24"/>
                      <w:szCs w:val="24"/>
                    </w:rPr>
                    <w:t>.</w:t>
                  </w:r>
                </w:ins>
              </w:sdtContent>
            </w:sdt>
          </w:p>
          <w:p w14:paraId="0A56B166" w14:textId="388FFDC6" w:rsidR="00FC0FDE" w:rsidRDefault="00FC0FDE" w:rsidP="00FC0FDE">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Menurut anda b</w:t>
            </w:r>
            <w:r>
              <w:rPr>
                <w:rFonts w:ascii="Times New Roman" w:eastAsia="Times New Roman" w:hAnsi="Times New Roman" w:cs="Times New Roman"/>
                <w:color w:val="000000"/>
                <w:sz w:val="24"/>
                <w:szCs w:val="24"/>
              </w:rPr>
              <w:t xml:space="preserve">entuk badan usaha apa yang paling tepat untuk </w:t>
            </w:r>
            <w:r>
              <w:rPr>
                <w:rFonts w:ascii="Times New Roman" w:eastAsia="Times New Roman" w:hAnsi="Times New Roman" w:cs="Times New Roman"/>
                <w:i/>
                <w:color w:val="000000"/>
                <w:sz w:val="24"/>
                <w:szCs w:val="24"/>
              </w:rPr>
              <w:t>startup</w:t>
            </w:r>
            <w:r>
              <w:rPr>
                <w:rFonts w:ascii="Times New Roman" w:eastAsia="Times New Roman" w:hAnsi="Times New Roman" w:cs="Times New Roman"/>
                <w:color w:val="000000"/>
                <w:sz w:val="24"/>
                <w:szCs w:val="24"/>
              </w:rPr>
              <w:t xml:space="preserve"> tersebut? </w:t>
            </w:r>
            <w:r>
              <w:rPr>
                <w:rFonts w:ascii="Times New Roman" w:eastAsia="Times New Roman" w:hAnsi="Times New Roman" w:cs="Times New Roman"/>
                <w:sz w:val="24"/>
                <w:szCs w:val="24"/>
              </w:rPr>
              <w:t>berikan pendapat anda</w:t>
            </w:r>
          </w:p>
          <w:p w14:paraId="3AE04616" w14:textId="07077118" w:rsidR="00FC0FDE" w:rsidRDefault="00FC0FDE" w:rsidP="00FC0FDE">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Berdasarkan jawaban a, faktor-faktor yang perlu dipertimbangkan dalam memilik bentuk badan usaha untuk sebuah </w:t>
            </w:r>
            <w:r>
              <w:rPr>
                <w:rFonts w:ascii="Times New Roman" w:eastAsia="Times New Roman" w:hAnsi="Times New Roman" w:cs="Times New Roman"/>
                <w:i/>
                <w:color w:val="000000"/>
                <w:sz w:val="24"/>
                <w:szCs w:val="24"/>
              </w:rPr>
              <w:t>startup</w:t>
            </w:r>
            <w:r>
              <w:rPr>
                <w:rFonts w:ascii="Times New Roman" w:eastAsia="Times New Roman" w:hAnsi="Times New Roman" w:cs="Times New Roman"/>
                <w:color w:val="000000"/>
                <w:sz w:val="24"/>
                <w:szCs w:val="24"/>
              </w:rPr>
              <w:t xml:space="preserve">? </w:t>
            </w:r>
          </w:p>
          <w:p w14:paraId="150FE238" w14:textId="31E06025" w:rsidR="00FC0FDE" w:rsidRPr="006753CF" w:rsidRDefault="00FC0FDE" w:rsidP="006753CF">
            <w:pPr>
              <w:spacing w:after="0" w:line="360" w:lineRule="auto"/>
              <w:jc w:val="both"/>
              <w:rPr>
                <w:rFonts w:ascii="Times New Roman" w:hAnsi="Times New Roman" w:cs="Times New Roman"/>
                <w:iCs/>
                <w:color w:val="FF0000"/>
                <w:sz w:val="24"/>
                <w:szCs w:val="24"/>
              </w:rPr>
            </w:pPr>
          </w:p>
        </w:tc>
      </w:tr>
    </w:tbl>
    <w:p w14:paraId="74361B19" w14:textId="77777777" w:rsidR="00FC0FDE" w:rsidRDefault="00FC0FDE" w:rsidP="00FC0FDE">
      <w:pPr>
        <w:spacing w:after="0" w:line="360" w:lineRule="auto"/>
        <w:rPr>
          <w:rFonts w:ascii="Times New Roman" w:eastAsia="Times New Roman" w:hAnsi="Times New Roman" w:cs="Times New Roman"/>
          <w:b/>
          <w:sz w:val="24"/>
          <w:szCs w:val="24"/>
        </w:rPr>
      </w:pPr>
    </w:p>
    <w:p w14:paraId="02589E69" w14:textId="77777777" w:rsidR="00FC0FDE" w:rsidRDefault="00FC0FDE"/>
    <w:sectPr w:rsidR="00FC0F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C2AE6"/>
    <w:multiLevelType w:val="multilevel"/>
    <w:tmpl w:val="09DA295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411686"/>
    <w:multiLevelType w:val="hybridMultilevel"/>
    <w:tmpl w:val="6EF07AE6"/>
    <w:lvl w:ilvl="0" w:tplc="570CE1FC">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2B5223"/>
    <w:multiLevelType w:val="multilevel"/>
    <w:tmpl w:val="96F0E15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56734174">
    <w:abstractNumId w:val="2"/>
  </w:num>
  <w:num w:numId="2" w16cid:durableId="319845692">
    <w:abstractNumId w:val="0"/>
  </w:num>
  <w:num w:numId="3" w16cid:durableId="1983345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FDE"/>
    <w:rsid w:val="004E4C2A"/>
    <w:rsid w:val="005E4698"/>
    <w:rsid w:val="006753CF"/>
    <w:rsid w:val="00FC0F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982F63F"/>
  <w15:chartTrackingRefBased/>
  <w15:docId w15:val="{36373F30-9ED8-0440-B37B-EA7A738A7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FDE"/>
    <w:pPr>
      <w:spacing w:line="259" w:lineRule="auto"/>
    </w:pPr>
    <w:rPr>
      <w:rFonts w:ascii="Calibri" w:eastAsia="Calibri" w:hAnsi="Calibri" w:cs="Calibri"/>
      <w:kern w:val="0"/>
      <w:sz w:val="22"/>
      <w:szCs w:val="22"/>
      <w:lang w:val="sv-SE"/>
      <w14:ligatures w14:val="none"/>
    </w:rPr>
  </w:style>
  <w:style w:type="paragraph" w:styleId="Heading1">
    <w:name w:val="heading 1"/>
    <w:basedOn w:val="Normal"/>
    <w:next w:val="Normal"/>
    <w:link w:val="Heading1Char"/>
    <w:uiPriority w:val="9"/>
    <w:qFormat/>
    <w:rsid w:val="00FC0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FDE"/>
    <w:rPr>
      <w:rFonts w:eastAsiaTheme="majorEastAsia" w:cstheme="majorBidi"/>
      <w:color w:val="272727" w:themeColor="text1" w:themeTint="D8"/>
    </w:rPr>
  </w:style>
  <w:style w:type="paragraph" w:styleId="Title">
    <w:name w:val="Title"/>
    <w:basedOn w:val="Normal"/>
    <w:next w:val="Normal"/>
    <w:link w:val="TitleChar"/>
    <w:uiPriority w:val="10"/>
    <w:qFormat/>
    <w:rsid w:val="00FC0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FDE"/>
    <w:pPr>
      <w:spacing w:before="160"/>
      <w:jc w:val="center"/>
    </w:pPr>
    <w:rPr>
      <w:i/>
      <w:iCs/>
      <w:color w:val="404040" w:themeColor="text1" w:themeTint="BF"/>
    </w:rPr>
  </w:style>
  <w:style w:type="character" w:customStyle="1" w:styleId="QuoteChar">
    <w:name w:val="Quote Char"/>
    <w:basedOn w:val="DefaultParagraphFont"/>
    <w:link w:val="Quote"/>
    <w:uiPriority w:val="29"/>
    <w:rsid w:val="00FC0FDE"/>
    <w:rPr>
      <w:i/>
      <w:iCs/>
      <w:color w:val="404040" w:themeColor="text1" w:themeTint="BF"/>
    </w:rPr>
  </w:style>
  <w:style w:type="paragraph" w:styleId="ListParagraph">
    <w:name w:val="List Paragraph"/>
    <w:basedOn w:val="Normal"/>
    <w:uiPriority w:val="34"/>
    <w:qFormat/>
    <w:rsid w:val="00FC0FDE"/>
    <w:pPr>
      <w:ind w:left="720"/>
      <w:contextualSpacing/>
    </w:pPr>
  </w:style>
  <w:style w:type="character" w:styleId="IntenseEmphasis">
    <w:name w:val="Intense Emphasis"/>
    <w:basedOn w:val="DefaultParagraphFont"/>
    <w:uiPriority w:val="21"/>
    <w:qFormat/>
    <w:rsid w:val="00FC0FDE"/>
    <w:rPr>
      <w:i/>
      <w:iCs/>
      <w:color w:val="0F4761" w:themeColor="accent1" w:themeShade="BF"/>
    </w:rPr>
  </w:style>
  <w:style w:type="paragraph" w:styleId="IntenseQuote">
    <w:name w:val="Intense Quote"/>
    <w:basedOn w:val="Normal"/>
    <w:next w:val="Normal"/>
    <w:link w:val="IntenseQuoteChar"/>
    <w:uiPriority w:val="30"/>
    <w:qFormat/>
    <w:rsid w:val="00FC0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FDE"/>
    <w:rPr>
      <w:i/>
      <w:iCs/>
      <w:color w:val="0F4761" w:themeColor="accent1" w:themeShade="BF"/>
    </w:rPr>
  </w:style>
  <w:style w:type="character" w:styleId="IntenseReference">
    <w:name w:val="Intense Reference"/>
    <w:basedOn w:val="DefaultParagraphFont"/>
    <w:uiPriority w:val="32"/>
    <w:qFormat/>
    <w:rsid w:val="00FC0F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181</Words>
  <Characters>1034</Characters>
  <Application>Microsoft Office Word</Application>
  <DocSecurity>0</DocSecurity>
  <Lines>8</Lines>
  <Paragraphs>2</Paragraphs>
  <ScaleCrop>false</ScaleCrop>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office35292</dc:creator>
  <cp:keywords/>
  <dc:description/>
  <cp:lastModifiedBy>office35292</cp:lastModifiedBy>
  <cp:revision>3</cp:revision>
  <dcterms:created xsi:type="dcterms:W3CDTF">2025-03-01T14:47:00Z</dcterms:created>
  <dcterms:modified xsi:type="dcterms:W3CDTF">2025-03-06T23:33:00Z</dcterms:modified>
</cp:coreProperties>
</file>